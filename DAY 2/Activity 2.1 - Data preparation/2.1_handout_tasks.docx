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98139" w14:textId="77777777" w:rsidR="00F25E57" w:rsidRDefault="00F25E57" w:rsidP="00F25E57">
      <w:pPr>
        <w:pStyle w:val="Heading1"/>
        <w:rPr>
          <w:rStyle w:val="TitleChar"/>
        </w:rPr>
      </w:pPr>
      <w:r>
        <w:rPr>
          <w:rStyle w:val="TitleChar"/>
        </w:rPr>
        <w:t xml:space="preserve">Holidays Task </w:t>
      </w:r>
    </w:p>
    <w:p w14:paraId="6D1D61FA" w14:textId="4D6F51FF" w:rsidR="00E8719E" w:rsidRPr="00E8719E" w:rsidRDefault="00E8719E" w:rsidP="00F25E57">
      <w:pPr>
        <w:pStyle w:val="Heading1"/>
      </w:pPr>
      <w:r w:rsidRPr="00231A5A">
        <w:rPr>
          <w:rStyle w:val="TitleChar"/>
        </w:rPr>
        <w:t xml:space="preserve">Goal </w:t>
      </w:r>
      <w:r w:rsidRPr="00E8719E">
        <w:t xml:space="preserve">: </w:t>
      </w:r>
      <w:r w:rsidR="00527D5E">
        <w:t>using the holidays data (excel workbook)</w:t>
      </w:r>
      <w:r w:rsidR="00A850A0">
        <w:t xml:space="preserve"> in AWS </w:t>
      </w:r>
      <w:proofErr w:type="spellStart"/>
      <w:r w:rsidR="00A850A0">
        <w:t>Quicksight</w:t>
      </w:r>
      <w:proofErr w:type="spellEnd"/>
      <w:r w:rsidR="00A850A0">
        <w:t>,</w:t>
      </w:r>
      <w:r w:rsidR="00527D5E">
        <w:t xml:space="preserve"> practice applying</w:t>
      </w:r>
      <w:r w:rsidR="00A850A0">
        <w:t xml:space="preserve"> similar</w:t>
      </w:r>
      <w:r w:rsidR="00527D5E">
        <w:t xml:space="preserve"> steps </w:t>
      </w:r>
      <w:r w:rsidR="00A850A0">
        <w:t xml:space="preserve">to those that </w:t>
      </w:r>
      <w:r w:rsidR="00527D5E">
        <w:t>the tutor has shown</w:t>
      </w:r>
      <w:r w:rsidR="00A850A0">
        <w:t xml:space="preserve">, to complete these tasks: </w:t>
      </w:r>
    </w:p>
    <w:p w14:paraId="1E13D42C" w14:textId="79BF5CCB" w:rsidR="00E8719E" w:rsidRDefault="00E8719E" w:rsidP="000C7D40">
      <w:pPr>
        <w:spacing w:after="0"/>
      </w:pPr>
    </w:p>
    <w:p w14:paraId="3C60BD08" w14:textId="77777777" w:rsidR="00A850A0" w:rsidRDefault="00527D5E" w:rsidP="00A850A0">
      <w:pPr>
        <w:pStyle w:val="Heading2"/>
      </w:pPr>
      <w:r>
        <w:t>Task 1</w:t>
      </w:r>
      <w:r w:rsidR="00A850A0">
        <w:t xml:space="preserve"> </w:t>
      </w:r>
      <w:r w:rsidR="00A850A0" w:rsidRPr="00A850A0">
        <w:t>Add the parks tab from the Holidays data to the data source</w:t>
      </w:r>
    </w:p>
    <w:p w14:paraId="58873C30" w14:textId="1BDFDD2D" w:rsidR="00A850A0" w:rsidRDefault="00A850A0" w:rsidP="00A850A0">
      <w:pPr>
        <w:pStyle w:val="ListParagraph"/>
        <w:numPr>
          <w:ilvl w:val="0"/>
          <w:numId w:val="3"/>
        </w:numPr>
        <w:spacing w:after="0"/>
      </w:pPr>
      <w:r>
        <w:t xml:space="preserve">Leave the analysis window in QuickSight and edit the data source of this analysis by selecting Data from the upper toolbar. Then Edit the indicated Data set ‘Holidays’. </w:t>
      </w:r>
    </w:p>
    <w:p w14:paraId="7634B580" w14:textId="46FD1DD8" w:rsidR="00A850A0" w:rsidRDefault="00A850A0" w:rsidP="00A850A0">
      <w:pPr>
        <w:spacing w:after="0"/>
      </w:pPr>
      <w:r w:rsidRPr="00A850A0">
        <w:rPr>
          <w:noProof/>
        </w:rPr>
        <w:drawing>
          <wp:inline distT="0" distB="0" distL="0" distR="0" wp14:anchorId="13135D54" wp14:editId="5FB53D4A">
            <wp:extent cx="2811780" cy="2188156"/>
            <wp:effectExtent l="19050" t="19050" r="26670" b="2222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8"/>
                    <a:stretch>
                      <a:fillRect/>
                    </a:stretch>
                  </pic:blipFill>
                  <pic:spPr>
                    <a:xfrm>
                      <a:off x="0" y="0"/>
                      <a:ext cx="2817703" cy="2192765"/>
                    </a:xfrm>
                    <a:prstGeom prst="rect">
                      <a:avLst/>
                    </a:prstGeom>
                    <a:ln>
                      <a:solidFill>
                        <a:schemeClr val="tx2"/>
                      </a:solidFill>
                    </a:ln>
                  </pic:spPr>
                </pic:pic>
              </a:graphicData>
            </a:graphic>
          </wp:inline>
        </w:drawing>
      </w:r>
    </w:p>
    <w:p w14:paraId="776EB8C3" w14:textId="77777777" w:rsidR="00A850A0" w:rsidRDefault="00A850A0" w:rsidP="00A850A0">
      <w:pPr>
        <w:spacing w:after="0"/>
      </w:pPr>
    </w:p>
    <w:p w14:paraId="50CD45A7" w14:textId="07B6B595" w:rsidR="00A850A0" w:rsidRDefault="00A850A0" w:rsidP="00A850A0">
      <w:pPr>
        <w:spacing w:after="0"/>
      </w:pPr>
      <w:r w:rsidRPr="00A850A0">
        <w:rPr>
          <w:noProof/>
        </w:rPr>
        <w:drawing>
          <wp:inline distT="0" distB="0" distL="0" distR="0" wp14:anchorId="797A8B1D" wp14:editId="1F8335E1">
            <wp:extent cx="3501641" cy="1337310"/>
            <wp:effectExtent l="19050" t="19050" r="22860" b="15240"/>
            <wp:docPr id="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background with black text&#10;&#10;Description automatically generated"/>
                    <pic:cNvPicPr/>
                  </pic:nvPicPr>
                  <pic:blipFill>
                    <a:blip r:embed="rId9"/>
                    <a:stretch>
                      <a:fillRect/>
                    </a:stretch>
                  </pic:blipFill>
                  <pic:spPr>
                    <a:xfrm>
                      <a:off x="0" y="0"/>
                      <a:ext cx="3508442" cy="1339908"/>
                    </a:xfrm>
                    <a:prstGeom prst="rect">
                      <a:avLst/>
                    </a:prstGeom>
                    <a:ln>
                      <a:solidFill>
                        <a:schemeClr val="tx2"/>
                      </a:solidFill>
                    </a:ln>
                  </pic:spPr>
                </pic:pic>
              </a:graphicData>
            </a:graphic>
          </wp:inline>
        </w:drawing>
      </w:r>
    </w:p>
    <w:p w14:paraId="0760DB7E" w14:textId="29D11364" w:rsidR="00A850A0" w:rsidRDefault="00A850A0" w:rsidP="00A850A0">
      <w:pPr>
        <w:spacing w:after="0"/>
      </w:pPr>
    </w:p>
    <w:p w14:paraId="54E1BA05" w14:textId="2B2CCA41" w:rsidR="00A850A0" w:rsidRDefault="00A850A0" w:rsidP="00A850A0">
      <w:pPr>
        <w:spacing w:after="0"/>
      </w:pPr>
      <w:r w:rsidRPr="00A850A0">
        <w:rPr>
          <w:noProof/>
        </w:rPr>
        <w:drawing>
          <wp:inline distT="0" distB="0" distL="0" distR="0" wp14:anchorId="7800FDC1" wp14:editId="34C6014E">
            <wp:extent cx="4735830" cy="1527687"/>
            <wp:effectExtent l="19050" t="19050" r="26670" b="1587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0"/>
                    <a:stretch>
                      <a:fillRect/>
                    </a:stretch>
                  </pic:blipFill>
                  <pic:spPr>
                    <a:xfrm>
                      <a:off x="0" y="0"/>
                      <a:ext cx="4789769" cy="1545087"/>
                    </a:xfrm>
                    <a:prstGeom prst="rect">
                      <a:avLst/>
                    </a:prstGeom>
                    <a:ln>
                      <a:solidFill>
                        <a:schemeClr val="tx2"/>
                      </a:solidFill>
                    </a:ln>
                  </pic:spPr>
                </pic:pic>
              </a:graphicData>
            </a:graphic>
          </wp:inline>
        </w:drawing>
      </w:r>
    </w:p>
    <w:p w14:paraId="6FAEF949" w14:textId="5606DC3E" w:rsidR="00A850A0" w:rsidRDefault="00A850A0" w:rsidP="00A850A0">
      <w:pPr>
        <w:spacing w:after="0"/>
      </w:pPr>
    </w:p>
    <w:p w14:paraId="58F82390" w14:textId="44FF8C70" w:rsidR="009A1B2B" w:rsidRDefault="00A850A0" w:rsidP="00A850A0">
      <w:pPr>
        <w:pStyle w:val="ListParagraph"/>
        <w:numPr>
          <w:ilvl w:val="0"/>
          <w:numId w:val="3"/>
        </w:numPr>
        <w:spacing w:after="0"/>
      </w:pPr>
      <w:r>
        <w:t>Once you are in the Data view, follow the same steps as you saw in class to add the Holidays data set (excel workbook) again</w:t>
      </w:r>
      <w:r w:rsidR="009A1B2B">
        <w:t xml:space="preserve"> by uploading the file, before selecting t</w:t>
      </w:r>
      <w:r>
        <w:t xml:space="preserve">he tab </w:t>
      </w:r>
      <w:r w:rsidR="009A1B2B">
        <w:t xml:space="preserve">Parks from the Holidays excel source as a new table. You will need to configure and apply the join of your new source table once it is visible on the data </w:t>
      </w:r>
      <w:r w:rsidR="00987AF3">
        <w:t xml:space="preserve">source grid. </w:t>
      </w:r>
      <w:r w:rsidR="009A1B2B">
        <w:t xml:space="preserve"> </w:t>
      </w:r>
    </w:p>
    <w:p w14:paraId="6A4D4429" w14:textId="518AE821" w:rsidR="009A1B2B" w:rsidRDefault="009A1B2B" w:rsidP="009A1B2B">
      <w:pPr>
        <w:spacing w:after="0"/>
      </w:pPr>
      <w:r w:rsidRPr="009A1B2B">
        <w:rPr>
          <w:noProof/>
        </w:rPr>
        <w:lastRenderedPageBreak/>
        <w:drawing>
          <wp:inline distT="0" distB="0" distL="0" distR="0" wp14:anchorId="26DBBF4E" wp14:editId="5746C89C">
            <wp:extent cx="4141470" cy="1290308"/>
            <wp:effectExtent l="19050" t="19050" r="11430" b="24765"/>
            <wp:docPr id="7" name="Picture 7" descr="A white lin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white line with black lines&#10;&#10;Description automatically generated"/>
                    <pic:cNvPicPr/>
                  </pic:nvPicPr>
                  <pic:blipFill>
                    <a:blip r:embed="rId11"/>
                    <a:stretch>
                      <a:fillRect/>
                    </a:stretch>
                  </pic:blipFill>
                  <pic:spPr>
                    <a:xfrm>
                      <a:off x="0" y="0"/>
                      <a:ext cx="4148769" cy="1292582"/>
                    </a:xfrm>
                    <a:prstGeom prst="rect">
                      <a:avLst/>
                    </a:prstGeom>
                    <a:ln>
                      <a:solidFill>
                        <a:schemeClr val="tx2"/>
                      </a:solidFill>
                    </a:ln>
                  </pic:spPr>
                </pic:pic>
              </a:graphicData>
            </a:graphic>
          </wp:inline>
        </w:drawing>
      </w:r>
    </w:p>
    <w:p w14:paraId="1D6455BC" w14:textId="62817581" w:rsidR="009A1B2B" w:rsidRDefault="009A1B2B" w:rsidP="009A1B2B">
      <w:pPr>
        <w:spacing w:after="0"/>
      </w:pPr>
      <w:r w:rsidRPr="009A1B2B">
        <w:rPr>
          <w:noProof/>
        </w:rPr>
        <w:drawing>
          <wp:inline distT="0" distB="0" distL="0" distR="0" wp14:anchorId="1B85C895" wp14:editId="4BD82C27">
            <wp:extent cx="5731510" cy="835025"/>
            <wp:effectExtent l="19050" t="19050" r="21590" b="22225"/>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12"/>
                    <a:stretch>
                      <a:fillRect/>
                    </a:stretch>
                  </pic:blipFill>
                  <pic:spPr>
                    <a:xfrm>
                      <a:off x="0" y="0"/>
                      <a:ext cx="5731510" cy="835025"/>
                    </a:xfrm>
                    <a:prstGeom prst="rect">
                      <a:avLst/>
                    </a:prstGeom>
                    <a:ln>
                      <a:solidFill>
                        <a:schemeClr val="tx2"/>
                      </a:solidFill>
                    </a:ln>
                  </pic:spPr>
                </pic:pic>
              </a:graphicData>
            </a:graphic>
          </wp:inline>
        </w:drawing>
      </w:r>
    </w:p>
    <w:p w14:paraId="242B16D5" w14:textId="0C3A2C5D" w:rsidR="009A1B2B" w:rsidRDefault="009A1B2B" w:rsidP="009A1B2B">
      <w:pPr>
        <w:spacing w:after="0"/>
      </w:pPr>
    </w:p>
    <w:p w14:paraId="31F268D4" w14:textId="77777777" w:rsidR="009A1B2B" w:rsidRDefault="009A1B2B" w:rsidP="00A850A0">
      <w:pPr>
        <w:pStyle w:val="ListParagraph"/>
        <w:numPr>
          <w:ilvl w:val="0"/>
          <w:numId w:val="3"/>
        </w:numPr>
        <w:spacing w:after="0"/>
      </w:pPr>
      <w:r>
        <w:t>Confirm your new source is integrated into the data set as expected by previewing full rows of data at the foot of the data window. You should see new columns reflecting the park region (</w:t>
      </w:r>
      <w:proofErr w:type="spellStart"/>
      <w:r>
        <w:t>eg</w:t>
      </w:r>
      <w:proofErr w:type="spellEnd"/>
      <w:r>
        <w:t xml:space="preserve"> Cornwall) and Target (per each park region). </w:t>
      </w:r>
    </w:p>
    <w:p w14:paraId="52320ECD" w14:textId="559DE189" w:rsidR="009A1B2B" w:rsidRDefault="009A1B2B" w:rsidP="00A850A0">
      <w:pPr>
        <w:pStyle w:val="ListParagraph"/>
        <w:numPr>
          <w:ilvl w:val="0"/>
          <w:numId w:val="3"/>
        </w:numPr>
        <w:spacing w:after="0"/>
      </w:pPr>
      <w:r>
        <w:t xml:space="preserve">Note the Target value is duplicated through the join – so to save misuse, add a description to the field </w:t>
      </w:r>
    </w:p>
    <w:p w14:paraId="2BE207F8" w14:textId="07E6CCA4" w:rsidR="00987AF3" w:rsidRDefault="009A1B2B" w:rsidP="00987AF3">
      <w:pPr>
        <w:spacing w:after="0"/>
        <w:ind w:left="408"/>
      </w:pPr>
      <w:r w:rsidRPr="009A1B2B">
        <w:rPr>
          <w:noProof/>
        </w:rPr>
        <w:drawing>
          <wp:inline distT="0" distB="0" distL="0" distR="0" wp14:anchorId="4A4B9293" wp14:editId="6E86B633">
            <wp:extent cx="3669030" cy="2144398"/>
            <wp:effectExtent l="19050" t="19050" r="26670" b="27305"/>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3"/>
                    <a:stretch>
                      <a:fillRect/>
                    </a:stretch>
                  </pic:blipFill>
                  <pic:spPr>
                    <a:xfrm>
                      <a:off x="0" y="0"/>
                      <a:ext cx="3673672" cy="2147111"/>
                    </a:xfrm>
                    <a:prstGeom prst="rect">
                      <a:avLst/>
                    </a:prstGeom>
                    <a:ln>
                      <a:solidFill>
                        <a:schemeClr val="tx2"/>
                      </a:solidFill>
                    </a:ln>
                  </pic:spPr>
                </pic:pic>
              </a:graphicData>
            </a:graphic>
          </wp:inline>
        </w:drawing>
      </w:r>
    </w:p>
    <w:p w14:paraId="5EACC903" w14:textId="0F90CCEE" w:rsidR="00987AF3" w:rsidRDefault="00987AF3" w:rsidP="00987AF3">
      <w:pPr>
        <w:pStyle w:val="ListParagraph"/>
        <w:numPr>
          <w:ilvl w:val="0"/>
          <w:numId w:val="3"/>
        </w:numPr>
        <w:spacing w:after="0"/>
      </w:pPr>
      <w:r>
        <w:t>Your Edited Data Source should match the image below, with three tables connected as inner joins:</w:t>
      </w:r>
    </w:p>
    <w:p w14:paraId="25A85082" w14:textId="77777777" w:rsidR="00987AF3" w:rsidRDefault="00987AF3" w:rsidP="00987AF3">
      <w:pPr>
        <w:spacing w:after="0"/>
        <w:ind w:left="408"/>
      </w:pPr>
      <w:r w:rsidRPr="00F9162C">
        <w:rPr>
          <w:noProof/>
        </w:rPr>
        <w:drawing>
          <wp:inline distT="0" distB="0" distL="0" distR="0" wp14:anchorId="42D1BAD2" wp14:editId="02F8D166">
            <wp:extent cx="5566410" cy="2036988"/>
            <wp:effectExtent l="19050" t="19050" r="15240" b="20955"/>
            <wp:docPr id="11" name="Picture 11" descr="A diagram of a customer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ustomer service&#10;&#10;Description automatically generated"/>
                    <pic:cNvPicPr/>
                  </pic:nvPicPr>
                  <pic:blipFill>
                    <a:blip r:embed="rId14"/>
                    <a:stretch>
                      <a:fillRect/>
                    </a:stretch>
                  </pic:blipFill>
                  <pic:spPr>
                    <a:xfrm>
                      <a:off x="0" y="0"/>
                      <a:ext cx="5622852" cy="2057643"/>
                    </a:xfrm>
                    <a:prstGeom prst="rect">
                      <a:avLst/>
                    </a:prstGeom>
                    <a:ln>
                      <a:solidFill>
                        <a:schemeClr val="tx1"/>
                      </a:solidFill>
                    </a:ln>
                  </pic:spPr>
                </pic:pic>
              </a:graphicData>
            </a:graphic>
          </wp:inline>
        </w:drawing>
      </w:r>
    </w:p>
    <w:p w14:paraId="3D57DC85" w14:textId="3C45568B" w:rsidR="00E8719E" w:rsidRDefault="00987AF3" w:rsidP="00987AF3">
      <w:pPr>
        <w:pStyle w:val="ListParagraph"/>
        <w:numPr>
          <w:ilvl w:val="0"/>
          <w:numId w:val="3"/>
        </w:numPr>
        <w:spacing w:after="0"/>
      </w:pPr>
      <w:r w:rsidRPr="00CF1CA1">
        <w:rPr>
          <w:b/>
          <w:bCs/>
        </w:rPr>
        <w:t xml:space="preserve">Publish and </w:t>
      </w:r>
      <w:proofErr w:type="gramStart"/>
      <w:r w:rsidRPr="00CF1CA1">
        <w:rPr>
          <w:b/>
          <w:bCs/>
        </w:rPr>
        <w:t>Visualise</w:t>
      </w:r>
      <w:proofErr w:type="gramEnd"/>
      <w:r>
        <w:t xml:space="preserve"> the data (top right options) </w:t>
      </w:r>
      <w:r w:rsidR="00527D5E" w:rsidRPr="00527D5E">
        <w:t xml:space="preserve">to return to the </w:t>
      </w:r>
      <w:r>
        <w:t>analysis/sheet. Keep in mind that the</w:t>
      </w:r>
      <w:r w:rsidR="00527D5E" w:rsidRPr="00527D5E">
        <w:t xml:space="preserve"> SPICE engine might take a little time to update the data</w:t>
      </w:r>
      <w:r w:rsidR="00527D5E">
        <w:t xml:space="preserve"> once you have added a new table</w:t>
      </w:r>
      <w:r>
        <w:t xml:space="preserve"> and joined it, but if there appears to be a lag, you can refresh your browser. </w:t>
      </w:r>
    </w:p>
    <w:p w14:paraId="1BB15CF0" w14:textId="5A6EFC1E" w:rsidR="00A850A0" w:rsidRDefault="00A850A0" w:rsidP="00A850A0">
      <w:pPr>
        <w:spacing w:after="0"/>
      </w:pPr>
    </w:p>
    <w:p w14:paraId="6ECB039B" w14:textId="4108A343" w:rsidR="00A850A0" w:rsidRDefault="00A850A0" w:rsidP="00A850A0">
      <w:pPr>
        <w:spacing w:after="0"/>
      </w:pPr>
    </w:p>
    <w:p w14:paraId="036C0800" w14:textId="627BA67D" w:rsidR="000D70B6" w:rsidRDefault="000D70B6" w:rsidP="00A850A0">
      <w:pPr>
        <w:spacing w:after="0"/>
      </w:pPr>
    </w:p>
    <w:p w14:paraId="0780732F" w14:textId="447F02D0" w:rsidR="000D70B6" w:rsidRDefault="000D70B6" w:rsidP="000D70B6">
      <w:pPr>
        <w:pStyle w:val="Heading2"/>
      </w:pPr>
      <w:r>
        <w:t xml:space="preserve">Task 2 Visualise the new table </w:t>
      </w:r>
    </w:p>
    <w:p w14:paraId="3CAEF5FB" w14:textId="77777777" w:rsidR="000D70B6" w:rsidRDefault="000D70B6" w:rsidP="00A850A0">
      <w:pPr>
        <w:spacing w:after="0"/>
      </w:pPr>
    </w:p>
    <w:p w14:paraId="6547533D" w14:textId="53613EF9" w:rsidR="00DB02EC" w:rsidRDefault="000D70B6" w:rsidP="007522EC">
      <w:pPr>
        <w:pStyle w:val="ListParagraph"/>
        <w:numPr>
          <w:ilvl w:val="0"/>
          <w:numId w:val="4"/>
        </w:numPr>
        <w:spacing w:after="0"/>
      </w:pPr>
      <w:r>
        <w:t xml:space="preserve">In your analysis and on the existing sheet, add a new </w:t>
      </w:r>
      <w:r w:rsidR="007522EC">
        <w:t>autograph visual showing the park region which has the highest net revenue</w:t>
      </w:r>
      <w:r w:rsidR="00DB02EC">
        <w:t xml:space="preserve">. This should add a new horizontal bar chart to your analysis. </w:t>
      </w:r>
    </w:p>
    <w:p w14:paraId="4D12C9B7" w14:textId="5FC777E3" w:rsidR="00DB02EC" w:rsidRDefault="00DB02EC" w:rsidP="007522EC">
      <w:pPr>
        <w:pStyle w:val="ListParagraph"/>
        <w:numPr>
          <w:ilvl w:val="0"/>
          <w:numId w:val="4"/>
        </w:numPr>
        <w:spacing w:after="0"/>
      </w:pPr>
      <w:r>
        <w:t xml:space="preserve">To add the visual, use the + button (top left) and Add visual OR use the Insert drop down menu and select Add Visual. Place the visual on the bottom left of your sheet, under any existing visuals.  Leave </w:t>
      </w:r>
      <w:proofErr w:type="spellStart"/>
      <w:r>
        <w:t>AutoGraph</w:t>
      </w:r>
      <w:proofErr w:type="spellEnd"/>
      <w:r>
        <w:t xml:space="preserve"> selected as the visual type and then use </w:t>
      </w:r>
      <w:proofErr w:type="spellStart"/>
      <w:r>
        <w:t>Ctrl+Select</w:t>
      </w:r>
      <w:proofErr w:type="spellEnd"/>
      <w:r>
        <w:t xml:space="preserve"> to highlight</w:t>
      </w:r>
      <w:r w:rsidRPr="00DB02EC">
        <w:t xml:space="preserve"> the fields </w:t>
      </w:r>
      <w:proofErr w:type="spellStart"/>
      <w:r w:rsidRPr="00DB02EC">
        <w:t>ParkRegion</w:t>
      </w:r>
      <w:proofErr w:type="spellEnd"/>
      <w:r w:rsidRPr="00DB02EC">
        <w:t xml:space="preserve"> and </w:t>
      </w:r>
      <w:proofErr w:type="spellStart"/>
      <w:r w:rsidRPr="00DB02EC">
        <w:t>NetRevenue</w:t>
      </w:r>
      <w:proofErr w:type="spellEnd"/>
      <w:r w:rsidRPr="00DB02EC">
        <w:t>.</w:t>
      </w:r>
    </w:p>
    <w:p w14:paraId="2F09C30D" w14:textId="5420956D" w:rsidR="00DB02EC" w:rsidRDefault="00DB02EC" w:rsidP="00DB02EC">
      <w:pPr>
        <w:pStyle w:val="ListParagraph"/>
        <w:numPr>
          <w:ilvl w:val="0"/>
          <w:numId w:val="4"/>
        </w:numPr>
        <w:spacing w:after="0"/>
      </w:pPr>
      <w:r>
        <w:t xml:space="preserve">Auto save will remain </w:t>
      </w:r>
      <w:r w:rsidR="007522EC">
        <w:t>on throughout th</w:t>
      </w:r>
      <w:r>
        <w:t>is</w:t>
      </w:r>
      <w:r w:rsidR="007522EC">
        <w:t xml:space="preserve"> process</w:t>
      </w:r>
      <w:r>
        <w:t xml:space="preserve"> so your old and new visuals will be saved with the updated data source associated (Holidays) </w:t>
      </w:r>
    </w:p>
    <w:p w14:paraId="728CD73A" w14:textId="0ABE859C" w:rsidR="007522EC" w:rsidRDefault="007522EC" w:rsidP="007522EC">
      <w:pPr>
        <w:spacing w:after="0"/>
      </w:pPr>
      <w:r w:rsidRPr="00D2355E">
        <w:rPr>
          <w:noProof/>
        </w:rPr>
        <w:drawing>
          <wp:inline distT="0" distB="0" distL="0" distR="0" wp14:anchorId="4F5E5401" wp14:editId="48A25A5F">
            <wp:extent cx="4964430" cy="1822655"/>
            <wp:effectExtent l="19050" t="19050" r="26670" b="25400"/>
            <wp:docPr id="6" name="Picture 6"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blue lines&#10;&#10;Description automatically generated"/>
                    <pic:cNvPicPr/>
                  </pic:nvPicPr>
                  <pic:blipFill>
                    <a:blip r:embed="rId15"/>
                    <a:stretch>
                      <a:fillRect/>
                    </a:stretch>
                  </pic:blipFill>
                  <pic:spPr>
                    <a:xfrm>
                      <a:off x="0" y="0"/>
                      <a:ext cx="4973163" cy="1825861"/>
                    </a:xfrm>
                    <a:prstGeom prst="rect">
                      <a:avLst/>
                    </a:prstGeom>
                    <a:ln>
                      <a:solidFill>
                        <a:schemeClr val="tx1"/>
                      </a:solidFill>
                    </a:ln>
                  </pic:spPr>
                </pic:pic>
              </a:graphicData>
            </a:graphic>
          </wp:inline>
        </w:drawing>
      </w:r>
    </w:p>
    <w:p w14:paraId="7652606D" w14:textId="0B96487E" w:rsidR="00DB02EC" w:rsidRDefault="00DB02EC" w:rsidP="00DB02EC">
      <w:pPr>
        <w:spacing w:after="0"/>
      </w:pPr>
    </w:p>
    <w:p w14:paraId="1F67B1DD" w14:textId="681F3C92" w:rsidR="00DB0233" w:rsidRDefault="00DB0233">
      <w:r>
        <w:br w:type="page"/>
      </w:r>
    </w:p>
    <w:p w14:paraId="5DDCDFF6" w14:textId="701B8035" w:rsidR="00DB02EC" w:rsidRDefault="00DB02EC" w:rsidP="00DB02EC">
      <w:pPr>
        <w:pStyle w:val="Heading2"/>
      </w:pPr>
      <w:r>
        <w:lastRenderedPageBreak/>
        <w:t xml:space="preserve">Task 3 Filter the new visual </w:t>
      </w:r>
    </w:p>
    <w:p w14:paraId="602D01DE" w14:textId="77777777" w:rsidR="00DB02EC" w:rsidRDefault="00DB02EC" w:rsidP="00DB02EC">
      <w:pPr>
        <w:spacing w:after="0"/>
      </w:pPr>
    </w:p>
    <w:p w14:paraId="39280A90" w14:textId="77777777" w:rsidR="004A05CA" w:rsidRDefault="004A05CA" w:rsidP="00DB02EC">
      <w:pPr>
        <w:pStyle w:val="ListParagraph"/>
        <w:numPr>
          <w:ilvl w:val="0"/>
          <w:numId w:val="6"/>
        </w:numPr>
        <w:spacing w:after="0"/>
      </w:pPr>
      <w:r>
        <w:t>Select the visual you added in Task 2.</w:t>
      </w:r>
    </w:p>
    <w:p w14:paraId="7CD4CE69" w14:textId="5B0B092C" w:rsidR="007522EC" w:rsidRDefault="004A05CA" w:rsidP="00DB02EC">
      <w:pPr>
        <w:pStyle w:val="ListParagraph"/>
        <w:numPr>
          <w:ilvl w:val="0"/>
          <w:numId w:val="6"/>
        </w:numPr>
        <w:spacing w:after="0"/>
      </w:pPr>
      <w:r>
        <w:t>From the Filter menu, a</w:t>
      </w:r>
      <w:r w:rsidR="00DB02EC">
        <w:t>dd a filter for this visual only</w:t>
      </w:r>
      <w:r w:rsidR="007522EC" w:rsidRPr="007522EC">
        <w:t xml:space="preserve"> which shows the top 3 </w:t>
      </w:r>
      <w:r>
        <w:t>P</w:t>
      </w:r>
      <w:r w:rsidR="007522EC" w:rsidRPr="007522EC">
        <w:t xml:space="preserve">ark </w:t>
      </w:r>
      <w:r>
        <w:t>R</w:t>
      </w:r>
      <w:r w:rsidR="007522EC" w:rsidRPr="007522EC">
        <w:t xml:space="preserve">egions by </w:t>
      </w:r>
      <w:r>
        <w:t xml:space="preserve">the sum of the </w:t>
      </w:r>
      <w:r w:rsidR="007522EC" w:rsidRPr="007522EC">
        <w:t>net revenue</w:t>
      </w:r>
      <w:r>
        <w:t xml:space="preserve">. Your visual should now only contain 3 bars, showing the three regions which pull in the most money overall. </w:t>
      </w:r>
    </w:p>
    <w:p w14:paraId="516BB0AE" w14:textId="74FF8EAB" w:rsidR="004A05CA" w:rsidRDefault="004A05CA" w:rsidP="00DB02EC">
      <w:pPr>
        <w:pStyle w:val="ListParagraph"/>
        <w:numPr>
          <w:ilvl w:val="0"/>
          <w:numId w:val="6"/>
        </w:numPr>
        <w:spacing w:after="0"/>
      </w:pPr>
      <w:r>
        <w:t>Ensure the filter is only applied to one visual and the other</w:t>
      </w:r>
      <w:r w:rsidR="00284F7E">
        <w:t xml:space="preserve"> visuals</w:t>
      </w:r>
      <w:r>
        <w:t xml:space="preserve"> do not change. </w:t>
      </w:r>
    </w:p>
    <w:p w14:paraId="17B24C2B" w14:textId="76D1AB5E" w:rsidR="007522EC" w:rsidRDefault="007522EC" w:rsidP="00DB0233">
      <w:pPr>
        <w:spacing w:after="0"/>
        <w:jc w:val="center"/>
      </w:pPr>
      <w:r w:rsidRPr="00747137">
        <w:rPr>
          <w:noProof/>
        </w:rPr>
        <w:drawing>
          <wp:inline distT="0" distB="0" distL="0" distR="0" wp14:anchorId="3B239C2B" wp14:editId="70F8DD0E">
            <wp:extent cx="2175510" cy="5819270"/>
            <wp:effectExtent l="19050" t="19050" r="15240" b="1016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6"/>
                    <a:stretch>
                      <a:fillRect/>
                    </a:stretch>
                  </pic:blipFill>
                  <pic:spPr>
                    <a:xfrm>
                      <a:off x="0" y="0"/>
                      <a:ext cx="2247911" cy="6012934"/>
                    </a:xfrm>
                    <a:prstGeom prst="rect">
                      <a:avLst/>
                    </a:prstGeom>
                    <a:ln>
                      <a:solidFill>
                        <a:schemeClr val="tx1"/>
                      </a:solidFill>
                    </a:ln>
                  </pic:spPr>
                </pic:pic>
              </a:graphicData>
            </a:graphic>
          </wp:inline>
        </w:drawing>
      </w:r>
    </w:p>
    <w:p w14:paraId="64A828C3" w14:textId="3E019F85" w:rsidR="00DB0233" w:rsidRDefault="00DB0233">
      <w:r>
        <w:br w:type="page"/>
      </w:r>
    </w:p>
    <w:p w14:paraId="683488A1" w14:textId="00F8E4EC" w:rsidR="00DB0233" w:rsidRDefault="00DB0233" w:rsidP="00DB0233">
      <w:pPr>
        <w:pStyle w:val="Heading2"/>
      </w:pPr>
      <w:r>
        <w:lastRenderedPageBreak/>
        <w:t xml:space="preserve">Task 4 Add a detailed tool tip to your new visual  </w:t>
      </w:r>
    </w:p>
    <w:p w14:paraId="5F5173ED" w14:textId="77777777" w:rsidR="00DB0233" w:rsidRDefault="00DB0233" w:rsidP="00DB0233">
      <w:pPr>
        <w:spacing w:after="0"/>
      </w:pPr>
    </w:p>
    <w:p w14:paraId="6675346D" w14:textId="2928F74B" w:rsidR="00284F7E" w:rsidRDefault="007522EC" w:rsidP="00284F7E">
      <w:pPr>
        <w:pStyle w:val="ListParagraph"/>
        <w:numPr>
          <w:ilvl w:val="0"/>
          <w:numId w:val="7"/>
        </w:numPr>
        <w:spacing w:after="0"/>
      </w:pPr>
      <w:r>
        <w:t xml:space="preserve">Add </w:t>
      </w:r>
      <w:r w:rsidR="00284F7E">
        <w:t xml:space="preserve">a </w:t>
      </w:r>
      <w:r>
        <w:t xml:space="preserve">detailed tooltip to </w:t>
      </w:r>
      <w:r w:rsidR="00284F7E">
        <w:t>the visual you created in Task 2 by selecting Format Visual from the top right of the horizontal bar chart showing the top 3 park regions</w:t>
      </w:r>
    </w:p>
    <w:p w14:paraId="09DBC3A8" w14:textId="159FA423" w:rsidR="00284F7E" w:rsidRDefault="00E97806" w:rsidP="007522EC">
      <w:pPr>
        <w:spacing w:after="0"/>
      </w:pPr>
      <w:r>
        <w:t xml:space="preserve">       </w:t>
      </w:r>
      <w:r w:rsidR="00284F7E" w:rsidRPr="00284F7E">
        <w:rPr>
          <w:noProof/>
        </w:rPr>
        <w:drawing>
          <wp:inline distT="0" distB="0" distL="0" distR="0" wp14:anchorId="7C98F073" wp14:editId="21E478AE">
            <wp:extent cx="1417443" cy="685859"/>
            <wp:effectExtent l="19050" t="19050" r="11430" b="19050"/>
            <wp:docPr id="13" name="Picture 13" descr="A green and white box with arrows and a penc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een and white box with arrows and a pencil&#10;&#10;Description automatically generated"/>
                    <pic:cNvPicPr/>
                  </pic:nvPicPr>
                  <pic:blipFill>
                    <a:blip r:embed="rId17"/>
                    <a:stretch>
                      <a:fillRect/>
                    </a:stretch>
                  </pic:blipFill>
                  <pic:spPr>
                    <a:xfrm>
                      <a:off x="0" y="0"/>
                      <a:ext cx="1417443" cy="685859"/>
                    </a:xfrm>
                    <a:prstGeom prst="rect">
                      <a:avLst/>
                    </a:prstGeom>
                    <a:ln>
                      <a:solidFill>
                        <a:schemeClr val="tx2"/>
                      </a:solidFill>
                    </a:ln>
                  </pic:spPr>
                </pic:pic>
              </a:graphicData>
            </a:graphic>
          </wp:inline>
        </w:drawing>
      </w:r>
      <w:ins w:id="0" w:author="Davide" w:date="2024-06-07T15:01:00Z" w16du:dateUtc="2024-06-07T14:01:00Z">
        <w:r w:rsidR="002926BD">
          <w:t xml:space="preserve"> Replace picture</w:t>
        </w:r>
      </w:ins>
    </w:p>
    <w:p w14:paraId="136C6CAC" w14:textId="620B975F" w:rsidR="00E97806" w:rsidRDefault="00284F7E" w:rsidP="00E97806">
      <w:pPr>
        <w:pStyle w:val="ListParagraph"/>
        <w:numPr>
          <w:ilvl w:val="0"/>
          <w:numId w:val="7"/>
        </w:numPr>
        <w:spacing w:after="0"/>
      </w:pPr>
      <w:r>
        <w:t xml:space="preserve">In addition to Park Region and Net Revenue, </w:t>
      </w:r>
      <w:r w:rsidR="00E97806">
        <w:t xml:space="preserve">add a new field to the tooltip which calculates the average nights spent in each </w:t>
      </w:r>
      <w:proofErr w:type="gramStart"/>
      <w:r w:rsidR="00E97806">
        <w:t>Park</w:t>
      </w:r>
      <w:proofErr w:type="gramEnd"/>
      <w:r w:rsidR="00E97806">
        <w:t xml:space="preserve"> Region. </w:t>
      </w:r>
    </w:p>
    <w:p w14:paraId="03660A40" w14:textId="71BB0AE6" w:rsidR="00E97806" w:rsidRDefault="00E97806" w:rsidP="00E97806">
      <w:pPr>
        <w:spacing w:after="0"/>
        <w:ind w:left="408"/>
      </w:pPr>
      <w:r w:rsidRPr="00E97806">
        <w:rPr>
          <w:noProof/>
        </w:rPr>
        <w:drawing>
          <wp:inline distT="0" distB="0" distL="0" distR="0" wp14:anchorId="0F5A832E" wp14:editId="3BDB0D4E">
            <wp:extent cx="1943268" cy="2187130"/>
            <wp:effectExtent l="19050" t="19050" r="19050" b="2286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18"/>
                    <a:stretch>
                      <a:fillRect/>
                    </a:stretch>
                  </pic:blipFill>
                  <pic:spPr>
                    <a:xfrm>
                      <a:off x="0" y="0"/>
                      <a:ext cx="1943268" cy="2187130"/>
                    </a:xfrm>
                    <a:prstGeom prst="rect">
                      <a:avLst/>
                    </a:prstGeom>
                    <a:ln>
                      <a:solidFill>
                        <a:schemeClr val="tx2"/>
                      </a:solidFill>
                    </a:ln>
                  </pic:spPr>
                </pic:pic>
              </a:graphicData>
            </a:graphic>
          </wp:inline>
        </w:drawing>
      </w:r>
      <w:r>
        <w:t xml:space="preserve">             </w:t>
      </w:r>
      <w:r w:rsidRPr="00E97806">
        <w:rPr>
          <w:noProof/>
        </w:rPr>
        <w:drawing>
          <wp:inline distT="0" distB="0" distL="0" distR="0" wp14:anchorId="19FBF375" wp14:editId="00E2C5C5">
            <wp:extent cx="1962150" cy="3121963"/>
            <wp:effectExtent l="19050" t="19050" r="19050" b="2159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19"/>
                    <a:stretch>
                      <a:fillRect/>
                    </a:stretch>
                  </pic:blipFill>
                  <pic:spPr>
                    <a:xfrm>
                      <a:off x="0" y="0"/>
                      <a:ext cx="1967155" cy="3129927"/>
                    </a:xfrm>
                    <a:prstGeom prst="rect">
                      <a:avLst/>
                    </a:prstGeom>
                    <a:ln>
                      <a:solidFill>
                        <a:schemeClr val="tx2"/>
                      </a:solidFill>
                    </a:ln>
                  </pic:spPr>
                </pic:pic>
              </a:graphicData>
            </a:graphic>
          </wp:inline>
        </w:drawing>
      </w:r>
    </w:p>
    <w:p w14:paraId="2F9E0F45" w14:textId="72C5F8CD" w:rsidR="00E97806" w:rsidRDefault="00E97806" w:rsidP="00E97806">
      <w:pPr>
        <w:pStyle w:val="ListParagraph"/>
        <w:numPr>
          <w:ilvl w:val="0"/>
          <w:numId w:val="7"/>
        </w:numPr>
        <w:spacing w:after="0"/>
      </w:pPr>
      <w:r>
        <w:t xml:space="preserve">Hover over the horizontal bar chart to see the tooltip in action and confirm it works as expected. </w:t>
      </w:r>
    </w:p>
    <w:p w14:paraId="101B55DA" w14:textId="0BFB0E6D" w:rsidR="00284F7E" w:rsidRDefault="00284F7E" w:rsidP="007522EC">
      <w:pPr>
        <w:spacing w:after="0"/>
      </w:pPr>
    </w:p>
    <w:p w14:paraId="39652811" w14:textId="4735BDD2" w:rsidR="00E97806" w:rsidRDefault="00E97806" w:rsidP="007522EC">
      <w:pPr>
        <w:spacing w:after="0"/>
      </w:pPr>
      <w:r>
        <w:t xml:space="preserve">    </w:t>
      </w:r>
      <w:r w:rsidRPr="00E97806">
        <w:rPr>
          <w:noProof/>
        </w:rPr>
        <w:drawing>
          <wp:inline distT="0" distB="0" distL="0" distR="0" wp14:anchorId="5CA39068" wp14:editId="43426138">
            <wp:extent cx="2324424" cy="1019317"/>
            <wp:effectExtent l="19050" t="19050" r="19050" b="28575"/>
            <wp:docPr id="16" name="Picture 16"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white rectangular box with black text&#10;&#10;Description automatically generated"/>
                    <pic:cNvPicPr/>
                  </pic:nvPicPr>
                  <pic:blipFill>
                    <a:blip r:embed="rId20"/>
                    <a:stretch>
                      <a:fillRect/>
                    </a:stretch>
                  </pic:blipFill>
                  <pic:spPr>
                    <a:xfrm>
                      <a:off x="0" y="0"/>
                      <a:ext cx="2324424" cy="1019317"/>
                    </a:xfrm>
                    <a:prstGeom prst="rect">
                      <a:avLst/>
                    </a:prstGeom>
                    <a:ln>
                      <a:solidFill>
                        <a:schemeClr val="tx2"/>
                      </a:solidFill>
                    </a:ln>
                  </pic:spPr>
                </pic:pic>
              </a:graphicData>
            </a:graphic>
          </wp:inline>
        </w:drawing>
      </w:r>
      <w:r>
        <w:t xml:space="preserve"> </w:t>
      </w:r>
    </w:p>
    <w:p w14:paraId="29CCF26B" w14:textId="435405F2" w:rsidR="00E97806" w:rsidRDefault="00E97806">
      <w:r>
        <w:br w:type="page"/>
      </w:r>
    </w:p>
    <w:p w14:paraId="526CCF33" w14:textId="26FDDE58" w:rsidR="00DB0233" w:rsidRDefault="00DB0233" w:rsidP="00DB0233">
      <w:pPr>
        <w:pStyle w:val="Heading2"/>
      </w:pPr>
      <w:r>
        <w:lastRenderedPageBreak/>
        <w:t xml:space="preserve">Task 5 Add a </w:t>
      </w:r>
      <w:r w:rsidR="00284F7E">
        <w:t>Custom</w:t>
      </w:r>
      <w:r>
        <w:t xml:space="preserve"> action to </w:t>
      </w:r>
      <w:r w:rsidR="00284F7E">
        <w:t>your analysis</w:t>
      </w:r>
      <w:r>
        <w:t xml:space="preserve">   </w:t>
      </w:r>
    </w:p>
    <w:p w14:paraId="6A988CE0" w14:textId="77777777" w:rsidR="00DB0233" w:rsidRDefault="00DB0233" w:rsidP="007522EC">
      <w:pPr>
        <w:spacing w:after="0"/>
      </w:pPr>
    </w:p>
    <w:p w14:paraId="62F641D7" w14:textId="37678DED" w:rsidR="00C02D71" w:rsidRDefault="00E97806" w:rsidP="00C02D71">
      <w:pPr>
        <w:pStyle w:val="ListParagraph"/>
        <w:numPr>
          <w:ilvl w:val="0"/>
          <w:numId w:val="8"/>
        </w:numPr>
        <w:spacing w:after="0"/>
      </w:pPr>
      <w:r>
        <w:t>Following the same steps you have seen in class, add a</w:t>
      </w:r>
      <w:r w:rsidR="00C02D71">
        <w:t>n A</w:t>
      </w:r>
      <w:r>
        <w:t xml:space="preserve">ction to your analysis using quick create (same sheet visuals) </w:t>
      </w:r>
      <w:r w:rsidR="00C02D71">
        <w:t>once</w:t>
      </w:r>
      <w:r>
        <w:t xml:space="preserve"> you have the small multiples ‘Revenue by Arrival Month’ line charts selected</w:t>
      </w:r>
      <w:r w:rsidR="00C02D71">
        <w:t xml:space="preserve">. This will mean the Action is driven from this visual.  </w:t>
      </w:r>
    </w:p>
    <w:p w14:paraId="50D1BD08" w14:textId="78FA20B7" w:rsidR="00C02D71" w:rsidRDefault="00E97806" w:rsidP="00C02D71">
      <w:pPr>
        <w:pStyle w:val="ListParagraph"/>
        <w:numPr>
          <w:ilvl w:val="0"/>
          <w:numId w:val="8"/>
        </w:numPr>
        <w:spacing w:after="0"/>
      </w:pPr>
      <w:r>
        <w:t xml:space="preserve">Configure the action </w:t>
      </w:r>
      <w:r w:rsidR="00C02D71">
        <w:t>so that it only affects the T</w:t>
      </w:r>
      <w:r>
        <w:t>op 3 park regions horizontal bar chart</w:t>
      </w:r>
      <w:r w:rsidR="00C02D71">
        <w:t xml:space="preserve"> visual but applies to all fields, using a Select action. </w:t>
      </w:r>
    </w:p>
    <w:p w14:paraId="2593C677" w14:textId="7850E6DB" w:rsidR="00C02D71" w:rsidRDefault="00C02D71" w:rsidP="00C02D71">
      <w:pPr>
        <w:spacing w:after="0"/>
      </w:pPr>
      <w:r>
        <w:t xml:space="preserve">        </w:t>
      </w:r>
      <w:r w:rsidRPr="00C02D71">
        <w:rPr>
          <w:noProof/>
        </w:rPr>
        <w:drawing>
          <wp:inline distT="0" distB="0" distL="0" distR="0" wp14:anchorId="111EA5CA" wp14:editId="7CBF3FE4">
            <wp:extent cx="1981372" cy="4816257"/>
            <wp:effectExtent l="19050" t="19050" r="19050" b="2286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21"/>
                    <a:stretch>
                      <a:fillRect/>
                    </a:stretch>
                  </pic:blipFill>
                  <pic:spPr>
                    <a:xfrm>
                      <a:off x="0" y="0"/>
                      <a:ext cx="1981372" cy="4816257"/>
                    </a:xfrm>
                    <a:prstGeom prst="rect">
                      <a:avLst/>
                    </a:prstGeom>
                    <a:ln>
                      <a:solidFill>
                        <a:schemeClr val="tx2"/>
                      </a:solidFill>
                    </a:ln>
                  </pic:spPr>
                </pic:pic>
              </a:graphicData>
            </a:graphic>
          </wp:inline>
        </w:drawing>
      </w:r>
    </w:p>
    <w:p w14:paraId="52B5545F" w14:textId="299F3B2F" w:rsidR="00C02D71" w:rsidRDefault="00C02D71" w:rsidP="00C02D71">
      <w:pPr>
        <w:pStyle w:val="ListParagraph"/>
        <w:numPr>
          <w:ilvl w:val="0"/>
          <w:numId w:val="8"/>
        </w:numPr>
        <w:spacing w:after="0"/>
      </w:pPr>
      <w:r>
        <w:t xml:space="preserve">Test the action by selecting on data points in the small multiples Revenue by Arrival Month time series plots and selecting away from the line charts (in white space) to clear the action. </w:t>
      </w:r>
    </w:p>
    <w:p w14:paraId="36029E78" w14:textId="1F6DA56E" w:rsidR="00C02D71" w:rsidRDefault="00C02D71" w:rsidP="00C02D71">
      <w:pPr>
        <w:pStyle w:val="ListParagraph"/>
        <w:numPr>
          <w:ilvl w:val="0"/>
          <w:numId w:val="8"/>
        </w:numPr>
        <w:spacing w:after="0"/>
      </w:pPr>
      <w:r>
        <w:t xml:space="preserve">Consider which action is easier to drive – the action created in class on the stacked horizontal bar (customer name) or this new action. </w:t>
      </w:r>
    </w:p>
    <w:p w14:paraId="16E5DC62" w14:textId="5B17B8A4" w:rsidR="00527D5E" w:rsidRDefault="00527D5E" w:rsidP="000C7D40">
      <w:pPr>
        <w:spacing w:after="0"/>
      </w:pPr>
    </w:p>
    <w:p w14:paraId="38135E72" w14:textId="5A1B0059" w:rsidR="00284F7E" w:rsidRDefault="00284F7E" w:rsidP="000C7D40">
      <w:pPr>
        <w:spacing w:after="0"/>
      </w:pPr>
    </w:p>
    <w:p w14:paraId="58E9345E" w14:textId="18A317BD" w:rsidR="00284F7E" w:rsidRDefault="00284F7E" w:rsidP="000C7D40">
      <w:pPr>
        <w:spacing w:after="0"/>
      </w:pPr>
    </w:p>
    <w:p w14:paraId="58A2CC87" w14:textId="788D45C9" w:rsidR="00527D5E" w:rsidRDefault="00527D5E" w:rsidP="000C7D40">
      <w:pPr>
        <w:spacing w:after="0"/>
      </w:pPr>
    </w:p>
    <w:p w14:paraId="5EBB1BB1" w14:textId="77777777" w:rsidR="00527D5E" w:rsidRDefault="00527D5E" w:rsidP="000C7D40">
      <w:pPr>
        <w:spacing w:after="0"/>
      </w:pPr>
    </w:p>
    <w:sectPr w:rsidR="00527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E5AFA"/>
    <w:multiLevelType w:val="hybridMultilevel"/>
    <w:tmpl w:val="C3704A14"/>
    <w:lvl w:ilvl="0" w:tplc="FFFFFFFF">
      <w:start w:val="1"/>
      <w:numFmt w:val="decimal"/>
      <w:lvlText w:val="%1."/>
      <w:lvlJc w:val="left"/>
      <w:pPr>
        <w:ind w:left="768" w:hanging="360"/>
      </w:pPr>
    </w:lvl>
    <w:lvl w:ilvl="1" w:tplc="FFFFFFFF" w:tentative="1">
      <w:start w:val="1"/>
      <w:numFmt w:val="lowerLetter"/>
      <w:lvlText w:val="%2."/>
      <w:lvlJc w:val="left"/>
      <w:pPr>
        <w:ind w:left="1488" w:hanging="360"/>
      </w:pPr>
    </w:lvl>
    <w:lvl w:ilvl="2" w:tplc="FFFFFFFF" w:tentative="1">
      <w:start w:val="1"/>
      <w:numFmt w:val="lowerRoman"/>
      <w:lvlText w:val="%3."/>
      <w:lvlJc w:val="right"/>
      <w:pPr>
        <w:ind w:left="2208" w:hanging="180"/>
      </w:pPr>
    </w:lvl>
    <w:lvl w:ilvl="3" w:tplc="FFFFFFFF" w:tentative="1">
      <w:start w:val="1"/>
      <w:numFmt w:val="decimal"/>
      <w:lvlText w:val="%4."/>
      <w:lvlJc w:val="left"/>
      <w:pPr>
        <w:ind w:left="2928" w:hanging="360"/>
      </w:pPr>
    </w:lvl>
    <w:lvl w:ilvl="4" w:tplc="FFFFFFFF" w:tentative="1">
      <w:start w:val="1"/>
      <w:numFmt w:val="lowerLetter"/>
      <w:lvlText w:val="%5."/>
      <w:lvlJc w:val="left"/>
      <w:pPr>
        <w:ind w:left="3648" w:hanging="360"/>
      </w:pPr>
    </w:lvl>
    <w:lvl w:ilvl="5" w:tplc="FFFFFFFF" w:tentative="1">
      <w:start w:val="1"/>
      <w:numFmt w:val="lowerRoman"/>
      <w:lvlText w:val="%6."/>
      <w:lvlJc w:val="right"/>
      <w:pPr>
        <w:ind w:left="4368" w:hanging="180"/>
      </w:pPr>
    </w:lvl>
    <w:lvl w:ilvl="6" w:tplc="FFFFFFFF" w:tentative="1">
      <w:start w:val="1"/>
      <w:numFmt w:val="decimal"/>
      <w:lvlText w:val="%7."/>
      <w:lvlJc w:val="left"/>
      <w:pPr>
        <w:ind w:left="5088" w:hanging="360"/>
      </w:pPr>
    </w:lvl>
    <w:lvl w:ilvl="7" w:tplc="FFFFFFFF" w:tentative="1">
      <w:start w:val="1"/>
      <w:numFmt w:val="lowerLetter"/>
      <w:lvlText w:val="%8."/>
      <w:lvlJc w:val="left"/>
      <w:pPr>
        <w:ind w:left="5808" w:hanging="360"/>
      </w:pPr>
    </w:lvl>
    <w:lvl w:ilvl="8" w:tplc="FFFFFFFF" w:tentative="1">
      <w:start w:val="1"/>
      <w:numFmt w:val="lowerRoman"/>
      <w:lvlText w:val="%9."/>
      <w:lvlJc w:val="right"/>
      <w:pPr>
        <w:ind w:left="6528" w:hanging="180"/>
      </w:pPr>
    </w:lvl>
  </w:abstractNum>
  <w:abstractNum w:abstractNumId="1" w15:restartNumberingAfterBreak="0">
    <w:nsid w:val="0E5A40A9"/>
    <w:multiLevelType w:val="hybridMultilevel"/>
    <w:tmpl w:val="B168612A"/>
    <w:lvl w:ilvl="0" w:tplc="FFFFFFFF">
      <w:start w:val="1"/>
      <w:numFmt w:val="decimal"/>
      <w:lvlText w:val="%1."/>
      <w:lvlJc w:val="left"/>
      <w:pPr>
        <w:ind w:left="768"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AA42E8"/>
    <w:multiLevelType w:val="hybridMultilevel"/>
    <w:tmpl w:val="08C0E8BC"/>
    <w:lvl w:ilvl="0" w:tplc="FFFFFFFF">
      <w:start w:val="1"/>
      <w:numFmt w:val="decimal"/>
      <w:lvlText w:val="%1."/>
      <w:lvlJc w:val="left"/>
      <w:pPr>
        <w:ind w:left="768"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C852CE"/>
    <w:multiLevelType w:val="hybridMultilevel"/>
    <w:tmpl w:val="CAE2E7E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6F33D8"/>
    <w:multiLevelType w:val="hybridMultilevel"/>
    <w:tmpl w:val="4DAA0AF0"/>
    <w:lvl w:ilvl="0" w:tplc="FFFFFFFF">
      <w:start w:val="1"/>
      <w:numFmt w:val="decimal"/>
      <w:lvlText w:val="%1."/>
      <w:lvlJc w:val="left"/>
      <w:pPr>
        <w:ind w:left="768"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9E066E5"/>
    <w:multiLevelType w:val="hybridMultilevel"/>
    <w:tmpl w:val="6A44388A"/>
    <w:lvl w:ilvl="0" w:tplc="FFFFFFFF">
      <w:start w:val="1"/>
      <w:numFmt w:val="decimal"/>
      <w:lvlText w:val="%1."/>
      <w:lvlJc w:val="left"/>
      <w:pPr>
        <w:ind w:left="768"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D33722E"/>
    <w:multiLevelType w:val="hybridMultilevel"/>
    <w:tmpl w:val="AEC410DE"/>
    <w:lvl w:ilvl="0" w:tplc="FFFFFFFF">
      <w:start w:val="1"/>
      <w:numFmt w:val="decimal"/>
      <w:lvlText w:val="%1."/>
      <w:lvlJc w:val="left"/>
      <w:pPr>
        <w:ind w:left="76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D1947C0"/>
    <w:multiLevelType w:val="hybridMultilevel"/>
    <w:tmpl w:val="6F26A4A4"/>
    <w:lvl w:ilvl="0" w:tplc="0809000F">
      <w:start w:val="1"/>
      <w:numFmt w:val="decimal"/>
      <w:lvlText w:val="%1."/>
      <w:lvlJc w:val="left"/>
      <w:pPr>
        <w:ind w:left="768" w:hanging="360"/>
      </w:pPr>
    </w:lvl>
    <w:lvl w:ilvl="1" w:tplc="08090019" w:tentative="1">
      <w:start w:val="1"/>
      <w:numFmt w:val="lowerLetter"/>
      <w:lvlText w:val="%2."/>
      <w:lvlJc w:val="left"/>
      <w:pPr>
        <w:ind w:left="1488" w:hanging="360"/>
      </w:pPr>
    </w:lvl>
    <w:lvl w:ilvl="2" w:tplc="0809001B" w:tentative="1">
      <w:start w:val="1"/>
      <w:numFmt w:val="lowerRoman"/>
      <w:lvlText w:val="%3."/>
      <w:lvlJc w:val="right"/>
      <w:pPr>
        <w:ind w:left="2208" w:hanging="180"/>
      </w:pPr>
    </w:lvl>
    <w:lvl w:ilvl="3" w:tplc="0809000F" w:tentative="1">
      <w:start w:val="1"/>
      <w:numFmt w:val="decimal"/>
      <w:lvlText w:val="%4."/>
      <w:lvlJc w:val="left"/>
      <w:pPr>
        <w:ind w:left="2928" w:hanging="360"/>
      </w:pPr>
    </w:lvl>
    <w:lvl w:ilvl="4" w:tplc="08090019" w:tentative="1">
      <w:start w:val="1"/>
      <w:numFmt w:val="lowerLetter"/>
      <w:lvlText w:val="%5."/>
      <w:lvlJc w:val="left"/>
      <w:pPr>
        <w:ind w:left="3648" w:hanging="360"/>
      </w:pPr>
    </w:lvl>
    <w:lvl w:ilvl="5" w:tplc="0809001B" w:tentative="1">
      <w:start w:val="1"/>
      <w:numFmt w:val="lowerRoman"/>
      <w:lvlText w:val="%6."/>
      <w:lvlJc w:val="right"/>
      <w:pPr>
        <w:ind w:left="4368" w:hanging="180"/>
      </w:pPr>
    </w:lvl>
    <w:lvl w:ilvl="6" w:tplc="0809000F" w:tentative="1">
      <w:start w:val="1"/>
      <w:numFmt w:val="decimal"/>
      <w:lvlText w:val="%7."/>
      <w:lvlJc w:val="left"/>
      <w:pPr>
        <w:ind w:left="5088" w:hanging="360"/>
      </w:pPr>
    </w:lvl>
    <w:lvl w:ilvl="7" w:tplc="08090019" w:tentative="1">
      <w:start w:val="1"/>
      <w:numFmt w:val="lowerLetter"/>
      <w:lvlText w:val="%8."/>
      <w:lvlJc w:val="left"/>
      <w:pPr>
        <w:ind w:left="5808" w:hanging="360"/>
      </w:pPr>
    </w:lvl>
    <w:lvl w:ilvl="8" w:tplc="0809001B" w:tentative="1">
      <w:start w:val="1"/>
      <w:numFmt w:val="lowerRoman"/>
      <w:lvlText w:val="%9."/>
      <w:lvlJc w:val="right"/>
      <w:pPr>
        <w:ind w:left="6528" w:hanging="180"/>
      </w:pPr>
    </w:lvl>
  </w:abstractNum>
  <w:abstractNum w:abstractNumId="8" w15:restartNumberingAfterBreak="0">
    <w:nsid w:val="6D9B272C"/>
    <w:multiLevelType w:val="hybridMultilevel"/>
    <w:tmpl w:val="EE805F2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4825481">
    <w:abstractNumId w:val="8"/>
  </w:num>
  <w:num w:numId="2" w16cid:durableId="469979018">
    <w:abstractNumId w:val="3"/>
  </w:num>
  <w:num w:numId="3" w16cid:durableId="1072656537">
    <w:abstractNumId w:val="7"/>
  </w:num>
  <w:num w:numId="4" w16cid:durableId="1831870621">
    <w:abstractNumId w:val="0"/>
  </w:num>
  <w:num w:numId="5" w16cid:durableId="177501605">
    <w:abstractNumId w:val="1"/>
  </w:num>
  <w:num w:numId="6" w16cid:durableId="1253929883">
    <w:abstractNumId w:val="5"/>
  </w:num>
  <w:num w:numId="7" w16cid:durableId="2131238136">
    <w:abstractNumId w:val="2"/>
  </w:num>
  <w:num w:numId="8" w16cid:durableId="841899184">
    <w:abstractNumId w:val="6"/>
  </w:num>
  <w:num w:numId="9" w16cid:durableId="87130315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e">
    <w15:presenceInfo w15:providerId="AD" w15:userId="S::DAlfano@qa.com::8e08dd4c-685b-4d98-bf51-2d8b6091b4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4D8"/>
    <w:rsid w:val="000C7D40"/>
    <w:rsid w:val="000D70B6"/>
    <w:rsid w:val="00231A5A"/>
    <w:rsid w:val="00284F7E"/>
    <w:rsid w:val="002926BD"/>
    <w:rsid w:val="00470CB4"/>
    <w:rsid w:val="004A05CA"/>
    <w:rsid w:val="00527D5E"/>
    <w:rsid w:val="005F4D2C"/>
    <w:rsid w:val="006517A4"/>
    <w:rsid w:val="00707182"/>
    <w:rsid w:val="007522EC"/>
    <w:rsid w:val="00886F12"/>
    <w:rsid w:val="00987AF3"/>
    <w:rsid w:val="009A1B2B"/>
    <w:rsid w:val="00A850A0"/>
    <w:rsid w:val="00C02D71"/>
    <w:rsid w:val="00C134D8"/>
    <w:rsid w:val="00CF1CA1"/>
    <w:rsid w:val="00D762D7"/>
    <w:rsid w:val="00DB0233"/>
    <w:rsid w:val="00DB02EC"/>
    <w:rsid w:val="00DD50B8"/>
    <w:rsid w:val="00E36FC6"/>
    <w:rsid w:val="00E8719E"/>
    <w:rsid w:val="00E97806"/>
    <w:rsid w:val="00F25E57"/>
    <w:rsid w:val="00FF37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3C857"/>
  <w15:chartTrackingRefBased/>
  <w15:docId w15:val="{ED665D80-2AB3-499F-8EAB-FF0902982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E57"/>
    <w:pPr>
      <w:keepNext/>
      <w:keepLines/>
      <w:spacing w:before="240" w:after="0"/>
      <w:outlineLvl w:val="0"/>
    </w:pPr>
    <w:rPr>
      <w:rFonts w:ascii="Montserrat" w:eastAsiaTheme="majorEastAsia" w:hAnsi="Montserrat" w:cstheme="majorBidi"/>
      <w:color w:val="323E4F" w:themeColor="text2" w:themeShade="BF"/>
      <w:sz w:val="28"/>
      <w:szCs w:val="32"/>
    </w:rPr>
  </w:style>
  <w:style w:type="paragraph" w:styleId="Heading2">
    <w:name w:val="heading 2"/>
    <w:basedOn w:val="Normal"/>
    <w:next w:val="Normal"/>
    <w:link w:val="Heading2Char"/>
    <w:uiPriority w:val="9"/>
    <w:unhideWhenUsed/>
    <w:qFormat/>
    <w:rsid w:val="00F25E57"/>
    <w:pPr>
      <w:keepNext/>
      <w:keepLines/>
      <w:spacing w:before="40" w:after="0"/>
      <w:outlineLvl w:val="1"/>
    </w:pPr>
    <w:rPr>
      <w:rFonts w:ascii="Montserrat" w:eastAsiaTheme="majorEastAsia" w:hAnsi="Montserrat" w:cstheme="majorBidi"/>
      <w:color w:val="323E4F" w:themeColor="text2"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7D40"/>
    <w:pPr>
      <w:ind w:left="720"/>
      <w:contextualSpacing/>
    </w:pPr>
  </w:style>
  <w:style w:type="paragraph" w:styleId="Title">
    <w:name w:val="Title"/>
    <w:basedOn w:val="Normal"/>
    <w:next w:val="Normal"/>
    <w:link w:val="TitleChar"/>
    <w:uiPriority w:val="10"/>
    <w:qFormat/>
    <w:rsid w:val="00F25E57"/>
    <w:pPr>
      <w:spacing w:after="0" w:line="240" w:lineRule="auto"/>
      <w:contextualSpacing/>
    </w:pPr>
    <w:rPr>
      <w:rFonts w:ascii="Montserrat Black" w:eastAsiaTheme="majorEastAsia" w:hAnsi="Montserrat Black" w:cstheme="majorBidi"/>
      <w:b/>
      <w:color w:val="323E4F" w:themeColor="text2" w:themeShade="BF"/>
      <w:spacing w:val="-10"/>
      <w:kern w:val="28"/>
      <w:sz w:val="40"/>
      <w:szCs w:val="56"/>
    </w:rPr>
  </w:style>
  <w:style w:type="character" w:customStyle="1" w:styleId="TitleChar">
    <w:name w:val="Title Char"/>
    <w:basedOn w:val="DefaultParagraphFont"/>
    <w:link w:val="Title"/>
    <w:uiPriority w:val="10"/>
    <w:rsid w:val="00F25E57"/>
    <w:rPr>
      <w:rFonts w:ascii="Montserrat Black" w:eastAsiaTheme="majorEastAsia" w:hAnsi="Montserrat Black" w:cstheme="majorBidi"/>
      <w:b/>
      <w:color w:val="323E4F" w:themeColor="text2" w:themeShade="BF"/>
      <w:spacing w:val="-10"/>
      <w:kern w:val="28"/>
      <w:sz w:val="40"/>
      <w:szCs w:val="56"/>
    </w:rPr>
  </w:style>
  <w:style w:type="character" w:customStyle="1" w:styleId="Heading2Char">
    <w:name w:val="Heading 2 Char"/>
    <w:basedOn w:val="DefaultParagraphFont"/>
    <w:link w:val="Heading2"/>
    <w:uiPriority w:val="9"/>
    <w:rsid w:val="00F25E57"/>
    <w:rPr>
      <w:rFonts w:ascii="Montserrat" w:eastAsiaTheme="majorEastAsia" w:hAnsi="Montserrat" w:cstheme="majorBidi"/>
      <w:color w:val="323E4F" w:themeColor="text2" w:themeShade="BF"/>
      <w:sz w:val="26"/>
      <w:szCs w:val="26"/>
    </w:rPr>
  </w:style>
  <w:style w:type="character" w:customStyle="1" w:styleId="Heading1Char">
    <w:name w:val="Heading 1 Char"/>
    <w:basedOn w:val="DefaultParagraphFont"/>
    <w:link w:val="Heading1"/>
    <w:uiPriority w:val="9"/>
    <w:rsid w:val="00F25E57"/>
    <w:rPr>
      <w:rFonts w:ascii="Montserrat" w:eastAsiaTheme="majorEastAsia" w:hAnsi="Montserrat" w:cstheme="majorBidi"/>
      <w:color w:val="323E4F" w:themeColor="text2" w:themeShade="BF"/>
      <w:sz w:val="28"/>
      <w:szCs w:val="32"/>
    </w:rPr>
  </w:style>
  <w:style w:type="paragraph" w:styleId="Revision">
    <w:name w:val="Revision"/>
    <w:hidden/>
    <w:uiPriority w:val="99"/>
    <w:semiHidden/>
    <w:rsid w:val="002926B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3562A7F8CAFB43942423E6A5E04770" ma:contentTypeVersion="10" ma:contentTypeDescription="Create a new document." ma:contentTypeScope="" ma:versionID="a140569732c35c2ccd0d41aaa94aa2af">
  <xsd:schema xmlns:xsd="http://www.w3.org/2001/XMLSchema" xmlns:xs="http://www.w3.org/2001/XMLSchema" xmlns:p="http://schemas.microsoft.com/office/2006/metadata/properties" xmlns:ns2="dfd82559-97a2-4871-a676-597bf1b13ee5" xmlns:ns3="9066b849-06aa-4701-991f-7f0c0f6dedc9" targetNamespace="http://schemas.microsoft.com/office/2006/metadata/properties" ma:root="true" ma:fieldsID="370ba91558b806e9813ad5346bcf0d96" ns2:_="" ns3:_="">
    <xsd:import namespace="dfd82559-97a2-4871-a676-597bf1b13ee5"/>
    <xsd:import namespace="9066b849-06aa-4701-991f-7f0c0f6dedc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d82559-97a2-4871-a676-597bf1b13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66b849-06aa-4701-991f-7f0c0f6dedc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C93188-255A-4C3E-A1E0-7220BF8387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d82559-97a2-4871-a676-597bf1b13ee5"/>
    <ds:schemaRef ds:uri="9066b849-06aa-4701-991f-7f0c0f6ded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03F7ED-BD44-4ED2-BC6A-67E7A15FBA4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EF8BFDA-9A03-46B0-BFCC-36257D93DC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6</Pages>
  <Words>578</Words>
  <Characters>3299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Davies, Sian</dc:creator>
  <cp:keywords/>
  <dc:description/>
  <cp:lastModifiedBy>Davide</cp:lastModifiedBy>
  <cp:revision>16</cp:revision>
  <dcterms:created xsi:type="dcterms:W3CDTF">2022-11-25T14:38:00Z</dcterms:created>
  <dcterms:modified xsi:type="dcterms:W3CDTF">2024-06-07T14:02:00Z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0x010100753562A7F8CAFB43942423E6A5E04770</vt:lpwstr>
  </property>
</Properties>
</file>